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page" w:horzAnchor="margin" w:tblpY="127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623AB" w:rsidRPr="0066062C" w14:paraId="526353A6" w14:textId="77777777" w:rsidTr="00E72F79">
        <w:trPr>
          <w:trHeight w:val="274"/>
        </w:trPr>
        <w:tc>
          <w:tcPr>
            <w:tcW w:w="4672" w:type="dxa"/>
            <w:shd w:val="clear" w:color="auto" w:fill="auto"/>
          </w:tcPr>
          <w:p w14:paraId="304FED90" w14:textId="77777777" w:rsidR="00A623AB" w:rsidRPr="0066062C" w:rsidRDefault="00A623AB" w:rsidP="00E72F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bookmarkStart w:id="0" w:name="_Hlk134105090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№ 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ҚОСЫМША КЕЛІСІМ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І</w:t>
            </w:r>
          </w:p>
          <w:p w14:paraId="05597506" w14:textId="77777777" w:rsidR="00A623AB" w:rsidRPr="0066062C" w:rsidRDefault="00A623AB" w:rsidP="00E72F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3EB1423" w14:textId="77777777" w:rsidR="00A623AB" w:rsidRPr="0066062C" w:rsidRDefault="00A623AB" w:rsidP="00E72F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C705BF3" w14:textId="77777777" w:rsidR="00A623AB" w:rsidRPr="0066062C" w:rsidRDefault="00A623AB" w:rsidP="00E72F7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2023 </w:t>
            </w:r>
            <w:proofErr w:type="spellStart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жылғы</w:t>
            </w:r>
            <w:proofErr w:type="spellEnd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   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»  _______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   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 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ш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тың</w:t>
            </w:r>
          </w:p>
          <w:p w14:paraId="7D84864A" w14:textId="77777777" w:rsidR="00A623AB" w:rsidRPr="0066062C" w:rsidRDefault="00A623AB" w:rsidP="00E72F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020BF64" w14:textId="4EA7B053" w:rsidR="00A623AB" w:rsidRPr="0066062C" w:rsidRDefault="00A623AB" w:rsidP="00E72F7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Астана қ.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202</w:t>
            </w:r>
            <w:r w:rsidR="004469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жылғы</w:t>
            </w:r>
            <w:proofErr w:type="spellEnd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«____»</w:t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_______</w:t>
            </w:r>
          </w:p>
          <w:p w14:paraId="635B3891" w14:textId="77777777" w:rsidR="00A623AB" w:rsidRDefault="00A623AB" w:rsidP="00E72F7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D95F954" w14:textId="77777777" w:rsidR="00A623AB" w:rsidRDefault="00A623AB" w:rsidP="00E72F7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__________________________________</w:t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3D8ADF83" w14:textId="77777777" w:rsidR="00A623AB" w:rsidRPr="00F56218" w:rsidRDefault="00A623AB" w:rsidP="00E72F7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__________________________________</w:t>
            </w:r>
          </w:p>
          <w:p w14:paraId="13AD6FD2" w14:textId="77777777" w:rsidR="00A623AB" w:rsidRDefault="00A623AB" w:rsidP="00E72F7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бұдан әрі «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Тапсырыс беруші</w:t>
            </w:r>
            <w:r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 деп аталатын</w:t>
            </w:r>
          </w:p>
          <w:p w14:paraId="7FA78CD9" w14:textId="77777777" w:rsidR="00A623AB" w:rsidRDefault="00A623AB" w:rsidP="00642C5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56218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_________________________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сенімхаты негізінде әрекет ететін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бір тараптан, және</w:t>
            </w:r>
            <w:r w:rsidR="00642C57"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бұдан әрі «Орындаушы» деп аталатын      </w:t>
            </w:r>
            <w:r w:rsidRPr="0066062C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  <w:t xml:space="preserve">Қазақстан Республикасы Денсаулық сақтау министрлігінің «Салидат Қайырбекова атындағы Ұлттық ғылыми денсаулық сақтауды дамыту орталығы» шаруашылық жүргізу құқығындағы республикалық мемлекеттік кәсіпорны </w:t>
            </w:r>
            <w:r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атынан Жарғы негізінде әрекет ететін Басқарма төрайымы</w:t>
            </w:r>
            <w:r w:rsidR="00642C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Құлқаева Гүлнар Өтепергенқызы, </w:t>
            </w:r>
            <w:r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екінші тараптан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  <w:r w:rsidR="00642C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бірге «Тараптар», </w:t>
            </w:r>
            <w:r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ал жеке-жеке «Тарап» деп аталатындар, </w:t>
            </w:r>
            <w:r w:rsidRPr="00783F1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2023</w:t>
            </w:r>
            <w:r w:rsidR="00222D57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</w:t>
            </w:r>
            <w:r w:rsidR="00222D57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ылғы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642C57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 </w:t>
            </w:r>
            <w:r w:rsidRPr="00783F1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 </w:t>
            </w:r>
            <w:r w:rsidR="00222D57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783F1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» 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</w:t>
            </w:r>
            <w:r w:rsidRPr="00783F1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__ </w:t>
            </w:r>
            <w:r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</w:t>
            </w:r>
            <w:r w:rsidRPr="006606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арттың (бұдан әрі –Шарт) осы Қосымша келісімін (бұдан әрі - Келісім) төмендегілер туралы жасасты:</w:t>
            </w:r>
          </w:p>
          <w:p w14:paraId="59D35E8F" w14:textId="77777777" w:rsidR="00A623AB" w:rsidRDefault="00A623AB" w:rsidP="00E72F79">
            <w:pPr>
              <w:ind w:firstLine="448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CDF8C5D" w14:textId="77777777" w:rsidR="00A623AB" w:rsidRPr="0066062C" w:rsidRDefault="00A623AB" w:rsidP="00E72F79">
            <w:pPr>
              <w:ind w:firstLine="448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7187B4A" w14:textId="77777777" w:rsidR="00A623AB" w:rsidRPr="0066062C" w:rsidRDefault="00A623AB" w:rsidP="00E72F79">
            <w:pPr>
              <w:ind w:firstLine="447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13EA5DE" w14:textId="77777777" w:rsidR="00A623AB" w:rsidRPr="0066062C" w:rsidRDefault="00A623AB" w:rsidP="00E72F7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66062C">
              <w:rPr>
                <w:rFonts w:ascii="Times New Roman" w:hAnsi="Times New Roman" w:cs="Times New Roman"/>
                <w:bCs/>
                <w:lang w:val="kk-KZ"/>
              </w:rPr>
              <w:t>1.</w:t>
            </w:r>
            <w:r w:rsidRPr="0066062C">
              <w:rPr>
                <w:rFonts w:ascii="Times New Roman" w:hAnsi="Times New Roman" w:cs="Times New Roman"/>
                <w:bCs/>
                <w:lang w:val="kk-KZ"/>
              </w:rPr>
              <w:tab/>
            </w:r>
            <w:r w:rsidRPr="0066062C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Шартқа мынадай өзгерістер мен толықтырулар енгізілсін:</w:t>
            </w:r>
          </w:p>
          <w:p w14:paraId="2B6E0347" w14:textId="77777777" w:rsidR="00A623AB" w:rsidRPr="0066062C" w:rsidRDefault="00A623AB" w:rsidP="00E72F7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66062C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1.1 2.1-тармақ мынадай редакцияда жазылсын: «Осы Шарт бойынша көрсетілетін қызметтердің құны Орындаушының бекітілген баға прейскурантына сәйкес айқындалады және___________________________ (________________) осы Шарттың №1 қосымшасына сәйкес ҚҚС есебімен теңге».</w:t>
            </w:r>
          </w:p>
          <w:p w14:paraId="3680752A" w14:textId="77777777" w:rsidR="00A623AB" w:rsidRDefault="00A623AB" w:rsidP="00E72F7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  <w:p w14:paraId="791B92D6" w14:textId="4BCF2E96" w:rsidR="00A623AB" w:rsidRPr="0066062C" w:rsidRDefault="00A623AB" w:rsidP="00E72F79">
            <w:pPr>
              <w:tabs>
                <w:tab w:val="left" w:pos="1014"/>
              </w:tabs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66062C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1.2 Шартың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-</w:t>
            </w:r>
            <w:r w:rsidRPr="0066062C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қосымшасы осы Келісімнің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>№1</w:t>
            </w:r>
            <w:r w:rsidRPr="0066062C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қосымшасына сәйкес</w:t>
            </w:r>
            <w:r w:rsidR="00446995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1,2,3</w:t>
            </w:r>
            <w:r w:rsidRPr="0066062C"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  <w:t xml:space="preserve"> жолдармен толықтырылсын</w:t>
            </w:r>
            <w:r w:rsidRPr="0066062C">
              <w:rPr>
                <w:rFonts w:ascii="Times New Roman" w:hAnsi="Times New Roman" w:cs="Times New Roman"/>
                <w:bCs/>
                <w:lang w:val="kk-KZ"/>
              </w:rPr>
              <w:t>.</w:t>
            </w:r>
          </w:p>
        </w:tc>
        <w:tc>
          <w:tcPr>
            <w:tcW w:w="4673" w:type="dxa"/>
          </w:tcPr>
          <w:p w14:paraId="31DD1FFE" w14:textId="77777777" w:rsidR="00A623AB" w:rsidRPr="0066062C" w:rsidRDefault="00A623AB" w:rsidP="00E72F79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-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ДОПОЛНИТЕЛЬНОЕ СОГЛАШЕНИЕ № 1</w:t>
            </w:r>
          </w:p>
          <w:p w14:paraId="0B211DAE" w14:textId="77777777" w:rsidR="00A623AB" w:rsidRPr="0066062C" w:rsidRDefault="00A623AB" w:rsidP="00E72F79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-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107C5DDA" w14:textId="77777777" w:rsidR="00A623AB" w:rsidRPr="0066062C" w:rsidRDefault="00A623AB" w:rsidP="00E72F79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-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 Договору №__ от «  » _______ 2023 г.</w:t>
            </w:r>
          </w:p>
          <w:p w14:paraId="0E292C2C" w14:textId="77777777" w:rsidR="00A623AB" w:rsidRPr="0066062C" w:rsidRDefault="00A623AB" w:rsidP="00E72F79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-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14:paraId="5C903B65" w14:textId="5E195F9A" w:rsidR="00A623AB" w:rsidRPr="0066062C" w:rsidRDefault="00A623AB" w:rsidP="00E72F79">
            <w:pPr>
              <w:spacing w:line="25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Астана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     </w:t>
            </w:r>
            <w:proofErr w:type="gramStart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 «</w:t>
            </w:r>
            <w:proofErr w:type="gramEnd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___» _______ 202</w:t>
            </w:r>
            <w:r w:rsidR="004469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года</w:t>
            </w:r>
          </w:p>
          <w:p w14:paraId="2443805D" w14:textId="77777777" w:rsidR="00A623AB" w:rsidRPr="0066062C" w:rsidRDefault="00A623AB" w:rsidP="00E72F79">
            <w:pPr>
              <w:spacing w:line="25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CA02E20" w14:textId="77777777" w:rsidR="00A623AB" w:rsidRPr="0066062C" w:rsidRDefault="00A623AB" w:rsidP="00E72F79">
            <w:pPr>
              <w:tabs>
                <w:tab w:val="left" w:pos="426"/>
              </w:tabs>
              <w:ind w:firstLine="31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__________________________________</w:t>
            </w:r>
          </w:p>
          <w:p w14:paraId="38166043" w14:textId="77777777" w:rsidR="00A623AB" w:rsidRPr="0066062C" w:rsidRDefault="00A623AB" w:rsidP="00E72F79">
            <w:pPr>
              <w:tabs>
                <w:tab w:val="left" w:pos="426"/>
              </w:tabs>
              <w:ind w:firstLine="3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__________________________________</w:t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именуемое в дальнейшем «Заказчик», в лице _____________________________, действующего на основании доверенности от __________________________, с одной стороны, и </w:t>
            </w:r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Республиканское государственное предприятие на праве хозяйственного ведения «Национальный научный центр развития здравоохранения имени </w:t>
            </w:r>
            <w:proofErr w:type="spellStart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Салидат</w:t>
            </w:r>
            <w:proofErr w:type="spellEnd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Каирбековой</w:t>
            </w:r>
            <w:proofErr w:type="spellEnd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 Министерства здравоохранения Республики Казахстан</w:t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именуемое в дальнейшем «Исполнитель»,  в лице Председателя Правления </w:t>
            </w:r>
            <w:proofErr w:type="spellStart"/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Кулкаевой</w:t>
            </w:r>
            <w:proofErr w:type="spellEnd"/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Гульнар </w:t>
            </w:r>
            <w:proofErr w:type="spellStart"/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Утепергеновны</w:t>
            </w:r>
            <w:proofErr w:type="spellEnd"/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действующего на основании Устава с другой стороны, совместно именуемые «Стороны», а по отдельности «Сторона», заключили настоящее Дополнительное соглашение (далее - Соглашение) к Договору                                      от « </w:t>
            </w:r>
            <w:r w:rsidR="007B34B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________ 2023 г. № __ (далее -Договор), о нижеследующем:</w:t>
            </w:r>
          </w:p>
          <w:p w14:paraId="4D77ADA0" w14:textId="77777777" w:rsidR="00A623AB" w:rsidRPr="0066062C" w:rsidRDefault="00A623AB" w:rsidP="00E72F79">
            <w:pPr>
              <w:tabs>
                <w:tab w:val="left" w:pos="426"/>
              </w:tabs>
              <w:ind w:firstLine="3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34CB150" w14:textId="77777777" w:rsidR="00A623AB" w:rsidRPr="0066062C" w:rsidRDefault="00A623AB" w:rsidP="00E72F79">
            <w:pPr>
              <w:tabs>
                <w:tab w:val="left" w:pos="426"/>
              </w:tabs>
              <w:ind w:firstLine="3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03B09E7" w14:textId="77777777" w:rsidR="00A623AB" w:rsidRPr="0066062C" w:rsidRDefault="00A623AB" w:rsidP="00E72F79">
            <w:pPr>
              <w:pStyle w:val="a6"/>
              <w:widowControl w:val="0"/>
              <w:numPr>
                <w:ilvl w:val="0"/>
                <w:numId w:val="1"/>
              </w:numPr>
              <w:shd w:val="clear" w:color="auto" w:fill="FFFFFF"/>
              <w:autoSpaceDE w:val="0"/>
              <w:autoSpaceDN w:val="0"/>
              <w:adjustRightInd w:val="0"/>
              <w:ind w:left="36" w:right="-3" w:firstLine="0"/>
              <w:jc w:val="both"/>
            </w:pPr>
            <w:r w:rsidRPr="0066062C">
              <w:t>Внести в Договор следующие изменения</w:t>
            </w:r>
            <w:r w:rsidRPr="0066062C">
              <w:rPr>
                <w:lang w:val="kk-KZ"/>
              </w:rPr>
              <w:t xml:space="preserve"> и дополнения</w:t>
            </w:r>
            <w:r w:rsidRPr="0066062C">
              <w:t>:</w:t>
            </w:r>
          </w:p>
          <w:p w14:paraId="63F7B377" w14:textId="77777777" w:rsidR="00A623AB" w:rsidRPr="0066062C" w:rsidRDefault="00A623AB" w:rsidP="00A623AB">
            <w:pPr>
              <w:pStyle w:val="a6"/>
              <w:widowControl w:val="0"/>
              <w:numPr>
                <w:ilvl w:val="1"/>
                <w:numId w:val="3"/>
              </w:numPr>
              <w:shd w:val="clear" w:color="auto" w:fill="FFFFFF"/>
              <w:tabs>
                <w:tab w:val="left" w:pos="886"/>
              </w:tabs>
              <w:autoSpaceDE w:val="0"/>
              <w:autoSpaceDN w:val="0"/>
              <w:adjustRightInd w:val="0"/>
              <w:ind w:left="36" w:right="-3" w:firstLine="0"/>
              <w:jc w:val="both"/>
            </w:pPr>
            <w:r>
              <w:rPr>
                <w:lang w:val="kk-KZ"/>
              </w:rPr>
              <w:t>П</w:t>
            </w:r>
            <w:proofErr w:type="spellStart"/>
            <w:r w:rsidRPr="0066062C">
              <w:t>ункт</w:t>
            </w:r>
            <w:proofErr w:type="spellEnd"/>
            <w:r w:rsidRPr="0066062C">
              <w:t xml:space="preserve"> 2.1 изложить в следующей редакции: «</w:t>
            </w:r>
            <w:r>
              <w:t>2.1</w:t>
            </w:r>
            <w:r>
              <w:rPr>
                <w:lang w:val="kk-KZ"/>
              </w:rPr>
              <w:t xml:space="preserve"> </w:t>
            </w:r>
            <w:r w:rsidRPr="0066062C">
              <w:t xml:space="preserve">Стоимость Услуг по настоящему Договору определяется в соответствии с утвержденным прейскурантом цен Исполнителя, и составляет </w:t>
            </w:r>
            <w:r w:rsidRPr="0066062C">
              <w:rPr>
                <w:b/>
                <w:bCs/>
              </w:rPr>
              <w:t>____________</w:t>
            </w:r>
            <w:r w:rsidRPr="0066062C">
              <w:t xml:space="preserve"> (__________) тенге, с учетом НДС согласно приложению</w:t>
            </w:r>
            <w:r>
              <w:t xml:space="preserve"> №</w:t>
            </w:r>
            <w:r w:rsidRPr="0066062C">
              <w:t>1 к настоящему Договору».</w:t>
            </w:r>
          </w:p>
          <w:p w14:paraId="30ACD730" w14:textId="77777777" w:rsidR="00A623AB" w:rsidRPr="0066062C" w:rsidRDefault="00A623AB" w:rsidP="00E72F79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1.2. Приложение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№1</w:t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Договору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дополнить строками, порядковыми номерами 1,2,3, </w:t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согласно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риложению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 настоящему Соглашению.</w:t>
            </w:r>
            <w:ins w:id="1" w:author="Руслан Б. Жумагулов" w:date="2023-09-20T11:0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</w:p>
          <w:p w14:paraId="71C8290C" w14:textId="77777777" w:rsidR="00A623AB" w:rsidRPr="0066062C" w:rsidRDefault="00A623AB" w:rsidP="00E72F79">
            <w:pPr>
              <w:tabs>
                <w:tab w:val="left" w:pos="426"/>
              </w:tabs>
              <w:ind w:firstLine="3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r w:rsidRPr="00660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oftHyphen/>
            </w:r>
            <w:bookmarkStart w:id="2" w:name="_Hlk135905500"/>
            <w:r w:rsidRPr="006606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bookmarkEnd w:id="2"/>
          </w:p>
          <w:p w14:paraId="26DB9EAE" w14:textId="77777777" w:rsidR="00A623AB" w:rsidRPr="0066062C" w:rsidRDefault="00A623AB" w:rsidP="00E72F79">
            <w:pPr>
              <w:tabs>
                <w:tab w:val="left" w:pos="1014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478CEA5C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0407AA36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  <w:r w:rsidRPr="009D7BA7">
        <w:rPr>
          <w:rFonts w:ascii="Times New Roman" w:hAnsi="Times New Roman" w:cs="Times New Roman"/>
          <w:sz w:val="24"/>
          <w:szCs w:val="24"/>
        </w:rPr>
        <w:br w:type="page"/>
      </w:r>
    </w:p>
    <w:p w14:paraId="3519847A" w14:textId="77777777" w:rsidR="00A623AB" w:rsidRPr="009D7BA7" w:rsidRDefault="00A623AB" w:rsidP="00A623AB">
      <w:pPr>
        <w:ind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A623AB" w:rsidRPr="009D7BA7" w14:paraId="65A99EB8" w14:textId="77777777" w:rsidTr="00E72F79">
        <w:tc>
          <w:tcPr>
            <w:tcW w:w="4815" w:type="dxa"/>
          </w:tcPr>
          <w:p w14:paraId="2EFC1244" w14:textId="77777777" w:rsidR="00A623AB" w:rsidRDefault="00A623AB" w:rsidP="00E72F79">
            <w:pPr>
              <w:ind w:firstLine="3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Шарттың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қалған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талаптары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осы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келісімге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әсер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етпеген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қосымшалар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өзгеріссіз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қалады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Тараптар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олар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міндеттемелерін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растайды</w:t>
            </w:r>
            <w:proofErr w:type="spellEnd"/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7557B4B" w14:textId="77777777" w:rsidR="00A623AB" w:rsidRDefault="00A623AB" w:rsidP="00E72F79">
            <w:pPr>
              <w:ind w:firstLine="3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67B5C0" w14:textId="77777777" w:rsidR="00A623AB" w:rsidRPr="009D7BA7" w:rsidRDefault="00A623AB" w:rsidP="00E72F79">
            <w:pPr>
              <w:ind w:firstLine="3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Осы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келісім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жасалды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есептеледі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оған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қол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қойылған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сәттен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бастап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күшіне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енеді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14:paraId="36B467DC" w14:textId="77777777" w:rsidR="00A623AB" w:rsidRPr="009D7BA7" w:rsidRDefault="00A623AB" w:rsidP="00E72F79">
            <w:pPr>
              <w:ind w:firstLine="30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20125FC" w14:textId="77777777" w:rsidR="00A623AB" w:rsidRPr="009D7BA7" w:rsidRDefault="00A623AB" w:rsidP="00E72F79">
            <w:pPr>
              <w:ind w:firstLine="3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Келісім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Тараптардың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әрқайсысы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бір-бірден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 (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түпнұсқа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данада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жасалды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ажырамас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бөлігі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ретінде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Шартқа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қоса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берілуге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тиіс</w:t>
            </w:r>
            <w:proofErr w:type="spellEnd"/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530" w:type="dxa"/>
          </w:tcPr>
          <w:p w14:paraId="411AFDD4" w14:textId="77777777" w:rsidR="00A623AB" w:rsidRDefault="00A623AB" w:rsidP="00E72F79">
            <w:pPr>
              <w:tabs>
                <w:tab w:val="left" w:pos="90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4576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Остальные условия Договора и Приложения, незатронутые настоящим Соглашением, остаются неизменными, и Стороны подтверждают по ним свои обязательства.</w:t>
            </w:r>
          </w:p>
          <w:p w14:paraId="43887A38" w14:textId="77777777" w:rsidR="00A623AB" w:rsidRPr="00F80515" w:rsidRDefault="00A623AB" w:rsidP="00E72F79">
            <w:pPr>
              <w:tabs>
                <w:tab w:val="left" w:pos="90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05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805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Настоящее Соглашение считается заключенным и вступает в силу с момента его подписания.</w:t>
            </w:r>
          </w:p>
          <w:p w14:paraId="65C585C4" w14:textId="77777777" w:rsidR="00A623AB" w:rsidRPr="00486B76" w:rsidRDefault="00A623AB" w:rsidP="00E72F79">
            <w:pPr>
              <w:tabs>
                <w:tab w:val="left" w:pos="90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</w:t>
            </w:r>
            <w:r w:rsidRPr="009D7B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Соглашение составлено в 2 (двух) подлинных экземплярах, по одному для каждой из Сторон, и должно прилагаться к Договору как неотъемлемая часть.</w:t>
            </w:r>
          </w:p>
        </w:tc>
      </w:tr>
      <w:tr w:rsidR="00A623AB" w:rsidRPr="009D7BA7" w14:paraId="4A90A085" w14:textId="77777777" w:rsidTr="00E72F79">
        <w:tc>
          <w:tcPr>
            <w:tcW w:w="4815" w:type="dxa"/>
          </w:tcPr>
          <w:p w14:paraId="373AF5FA" w14:textId="77777777" w:rsidR="00A623AB" w:rsidRPr="0020412A" w:rsidRDefault="00A623AB" w:rsidP="00A623AB">
            <w:pPr>
              <w:pStyle w:val="a6"/>
              <w:numPr>
                <w:ilvl w:val="0"/>
                <w:numId w:val="2"/>
              </w:numPr>
              <w:tabs>
                <w:tab w:val="left" w:pos="900"/>
              </w:tabs>
              <w:rPr>
                <w:b/>
                <w:bCs/>
                <w:color w:val="000000"/>
              </w:rPr>
            </w:pPr>
            <w:proofErr w:type="spellStart"/>
            <w:r w:rsidRPr="0020412A">
              <w:rPr>
                <w:b/>
                <w:bCs/>
                <w:color w:val="000000"/>
              </w:rPr>
              <w:t>Тараптардың</w:t>
            </w:r>
            <w:proofErr w:type="spellEnd"/>
            <w:r w:rsidRPr="0020412A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0412A">
              <w:rPr>
                <w:b/>
                <w:bCs/>
                <w:color w:val="000000"/>
              </w:rPr>
              <w:t>мекенжайлары</w:t>
            </w:r>
            <w:proofErr w:type="spellEnd"/>
            <w:r w:rsidRPr="0020412A">
              <w:rPr>
                <w:b/>
                <w:bCs/>
                <w:color w:val="000000"/>
              </w:rPr>
              <w:t xml:space="preserve"> мен </w:t>
            </w:r>
            <w:proofErr w:type="spellStart"/>
            <w:r w:rsidRPr="0020412A">
              <w:rPr>
                <w:b/>
                <w:bCs/>
                <w:color w:val="000000"/>
              </w:rPr>
              <w:t>деректемелері</w:t>
            </w:r>
            <w:proofErr w:type="spellEnd"/>
          </w:p>
          <w:p w14:paraId="6BFB3855" w14:textId="77777777" w:rsidR="00A623AB" w:rsidRPr="009D7BA7" w:rsidRDefault="00A623AB" w:rsidP="00E72F79">
            <w:pPr>
              <w:pStyle w:val="a6"/>
              <w:tabs>
                <w:tab w:val="left" w:pos="900"/>
              </w:tabs>
              <w:rPr>
                <w:b/>
                <w:bCs/>
              </w:rPr>
            </w:pPr>
          </w:p>
        </w:tc>
        <w:tc>
          <w:tcPr>
            <w:tcW w:w="4530" w:type="dxa"/>
          </w:tcPr>
          <w:p w14:paraId="1FACFDC8" w14:textId="77777777" w:rsidR="00A623AB" w:rsidRPr="009D7BA7" w:rsidRDefault="00A623AB" w:rsidP="00E72F79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B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D7B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Адреса и реквизиты Сторон</w:t>
            </w:r>
          </w:p>
        </w:tc>
      </w:tr>
      <w:tr w:rsidR="00A623AB" w:rsidRPr="009D7BA7" w14:paraId="011E9D8C" w14:textId="77777777" w:rsidTr="00E72F79">
        <w:tc>
          <w:tcPr>
            <w:tcW w:w="4815" w:type="dxa"/>
          </w:tcPr>
          <w:p w14:paraId="296AF75E" w14:textId="77777777" w:rsidR="00A623AB" w:rsidRPr="009D7BA7" w:rsidRDefault="00A623AB" w:rsidP="00E72F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D7B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ТАПСЫРЫС БЕРУШІ/ЗАКАЗЧИК</w:t>
            </w:r>
          </w:p>
        </w:tc>
        <w:tc>
          <w:tcPr>
            <w:tcW w:w="4530" w:type="dxa"/>
          </w:tcPr>
          <w:p w14:paraId="07A09DF4" w14:textId="77777777" w:rsidR="00A623AB" w:rsidRPr="009D7BA7" w:rsidRDefault="00A623AB" w:rsidP="00E72F79">
            <w:pPr>
              <w:tabs>
                <w:tab w:val="left" w:pos="9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D7B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ОРЫНДАУШЫ/ИСПОЛНИТЕЛЬ</w:t>
            </w:r>
          </w:p>
          <w:p w14:paraId="37D85416" w14:textId="77777777" w:rsidR="00A623AB" w:rsidRPr="009D7BA7" w:rsidRDefault="00A623AB" w:rsidP="00E72F79">
            <w:pPr>
              <w:tabs>
                <w:tab w:val="left" w:pos="9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A623AB" w:rsidRPr="009D7BA7" w14:paraId="5CB43C6A" w14:textId="77777777" w:rsidTr="00E72F79">
        <w:tc>
          <w:tcPr>
            <w:tcW w:w="4815" w:type="dxa"/>
          </w:tcPr>
          <w:p w14:paraId="0E8EB743" w14:textId="77777777" w:rsidR="00A623AB" w:rsidRDefault="00A623AB" w:rsidP="00E72F7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419500C" w14:textId="77777777" w:rsidR="00A623AB" w:rsidRPr="000D26B0" w:rsidRDefault="00A623AB" w:rsidP="00E72F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4530" w:type="dxa"/>
          </w:tcPr>
          <w:p w14:paraId="2A209F02" w14:textId="77777777" w:rsidR="00A623AB" w:rsidRPr="00D852C5" w:rsidRDefault="00A623AB" w:rsidP="00E72F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52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Республиканское государственное предприятие на праве хозяйственного ведения «Национальный научный центр развития здравоохранения имени </w:t>
            </w:r>
            <w:proofErr w:type="spellStart"/>
            <w:r w:rsidRPr="00D852C5">
              <w:rPr>
                <w:rFonts w:ascii="Times New Roman" w:hAnsi="Times New Roman" w:cs="Times New Roman"/>
                <w:b/>
                <w:sz w:val="24"/>
                <w:szCs w:val="24"/>
              </w:rPr>
              <w:t>Салидат</w:t>
            </w:r>
            <w:proofErr w:type="spellEnd"/>
            <w:r w:rsidRPr="00D852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852C5">
              <w:rPr>
                <w:rFonts w:ascii="Times New Roman" w:hAnsi="Times New Roman" w:cs="Times New Roman"/>
                <w:b/>
                <w:sz w:val="24"/>
                <w:szCs w:val="24"/>
              </w:rPr>
              <w:t>Каирбековой</w:t>
            </w:r>
            <w:proofErr w:type="spellEnd"/>
            <w:r w:rsidRPr="00D852C5">
              <w:rPr>
                <w:rFonts w:ascii="Times New Roman" w:hAnsi="Times New Roman" w:cs="Times New Roman"/>
                <w:b/>
                <w:sz w:val="24"/>
                <w:szCs w:val="24"/>
              </w:rPr>
              <w:t>» Министерства здравоохранения Республики Казахстан</w:t>
            </w:r>
          </w:p>
          <w:p w14:paraId="4080EC3A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</w:rPr>
              <w:t xml:space="preserve">Адрес: Республика Казахстан, 010000, г. Астана, район Байконыр, улица </w:t>
            </w:r>
            <w:proofErr w:type="spellStart"/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Амангелді</w:t>
            </w:r>
            <w:proofErr w:type="spellEnd"/>
            <w:r w:rsidRPr="00D852C5">
              <w:rPr>
                <w:rFonts w:ascii="Times New Roman" w:hAnsi="Times New Roman" w:cs="Times New Roman"/>
                <w:sz w:val="24"/>
                <w:szCs w:val="24"/>
              </w:rPr>
              <w:t xml:space="preserve"> Иманова, </w:t>
            </w:r>
          </w:p>
          <w:p w14:paraId="2CF33CC2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дом 11, н.п.4</w:t>
            </w:r>
          </w:p>
          <w:p w14:paraId="0A6EABCE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1C2B2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БИН 110 340 017 483</w:t>
            </w:r>
          </w:p>
          <w:p w14:paraId="6E56FDBA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ИИК KZ426017111000000975</w:t>
            </w:r>
          </w:p>
          <w:p w14:paraId="1A50CB53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БИК HSBKKZKX</w:t>
            </w:r>
          </w:p>
          <w:p w14:paraId="2894E148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КБЕ 16</w:t>
            </w:r>
          </w:p>
          <w:p w14:paraId="72934E7C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Банк: АО «Народный Банк Казахстана»</w:t>
            </w:r>
          </w:p>
          <w:p w14:paraId="1836E841" w14:textId="77777777" w:rsidR="00A623AB" w:rsidRPr="007F7C78" w:rsidRDefault="00A623AB" w:rsidP="00E7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green"/>
                <w:lang w:val="kk-KZ" w:eastAsia="ru-RU"/>
              </w:rPr>
            </w:pPr>
          </w:p>
          <w:p w14:paraId="0D78CD2C" w14:textId="77777777" w:rsidR="00A623AB" w:rsidRPr="00D852C5" w:rsidRDefault="00A623AB" w:rsidP="00E72F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 w:rsidRPr="00D852C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Қазақстан Республикасы Денсаулық сақтау министрлігінің «Салидат Қайырбекова атындағы Ұлттық ғылыми денсаулық сақтауды дамыту орталығы» шаруашылық жүргізу құқығындағы республикалық мемлекеттік кәсіпорны </w:t>
            </w:r>
          </w:p>
          <w:p w14:paraId="6E63D65E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Мекенжайы:</w:t>
            </w:r>
          </w:p>
          <w:p w14:paraId="0723B5A2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 Республикасы, 010000, Астана қ.,  Байқоныр ауданы, Амангелді Иманов к-сі», 11 к-сі, 11 үй,4 тұрғын емес үй-жай</w:t>
            </w:r>
          </w:p>
          <w:p w14:paraId="7FFBC776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БИН 110 340 017 483</w:t>
            </w:r>
          </w:p>
          <w:p w14:paraId="7920023C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ИИК KZ426017111000000975</w:t>
            </w:r>
          </w:p>
          <w:p w14:paraId="5C02A81D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 HSBKKZKX</w:t>
            </w:r>
          </w:p>
          <w:p w14:paraId="6CF84529" w14:textId="77777777" w:rsidR="00A623AB" w:rsidRPr="00D852C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КБЕ 16</w:t>
            </w:r>
          </w:p>
          <w:p w14:paraId="0B8233ED" w14:textId="77777777" w:rsidR="00A623AB" w:rsidRPr="007F7C78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Банк: «</w:t>
            </w:r>
            <w:proofErr w:type="spellStart"/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 w:rsidRPr="00D852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 w:rsidRPr="00D852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Банкі</w:t>
            </w:r>
            <w:proofErr w:type="spellEnd"/>
            <w:r w:rsidRPr="00D852C5">
              <w:rPr>
                <w:rFonts w:ascii="Times New Roman" w:hAnsi="Times New Roman" w:cs="Times New Roman"/>
                <w:sz w:val="24"/>
                <w:szCs w:val="24"/>
              </w:rPr>
              <w:t>» АҚ</w:t>
            </w:r>
          </w:p>
          <w:p w14:paraId="1D0ED2A8" w14:textId="77777777" w:rsidR="00A623AB" w:rsidRPr="009D7BA7" w:rsidRDefault="00A623AB" w:rsidP="00E72F79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</w:tr>
      <w:tr w:rsidR="00A623AB" w:rsidRPr="009D7BA7" w14:paraId="1891A304" w14:textId="77777777" w:rsidTr="00E72F79">
        <w:tc>
          <w:tcPr>
            <w:tcW w:w="4815" w:type="dxa"/>
          </w:tcPr>
          <w:p w14:paraId="097E8FFE" w14:textId="77777777" w:rsidR="00A623AB" w:rsidRPr="009D7BA7" w:rsidRDefault="00A623AB" w:rsidP="00E72F79">
            <w:pPr>
              <w:spacing w:line="252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  <w:lastRenderedPageBreak/>
              <w:t>Б</w:t>
            </w:r>
            <w:r w:rsidRPr="009D7BA7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  <w:t xml:space="preserve">асшысы / </w:t>
            </w:r>
          </w:p>
          <w:p w14:paraId="5766C2D0" w14:textId="77777777" w:rsidR="00A623AB" w:rsidRPr="009D7BA7" w:rsidRDefault="00A623AB" w:rsidP="00E72F79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  <w:t>Руководитель</w:t>
            </w:r>
          </w:p>
          <w:p w14:paraId="1C4C809A" w14:textId="77777777" w:rsidR="00A623AB" w:rsidRPr="009D7BA7" w:rsidRDefault="00A623AB" w:rsidP="00E72F79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</w:pPr>
          </w:p>
          <w:p w14:paraId="3DEE6205" w14:textId="77777777" w:rsidR="00A623AB" w:rsidRPr="009D7BA7" w:rsidRDefault="00A623AB" w:rsidP="00E72F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7B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D333DFE" w14:textId="77777777" w:rsidR="00A623AB" w:rsidRPr="009D7BA7" w:rsidRDefault="00A623AB" w:rsidP="00E72F79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D7B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________________________</w:t>
            </w:r>
            <w:r w:rsidRPr="007F6A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                                                                   </w:t>
            </w:r>
          </w:p>
          <w:p w14:paraId="31DE33DB" w14:textId="77777777" w:rsidR="00A623AB" w:rsidRPr="009D7BA7" w:rsidRDefault="00A623AB" w:rsidP="00E72F79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D7BA7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                Қолы/ подпись</w:t>
            </w:r>
            <w:r w:rsidRPr="009D7BA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</w:t>
            </w:r>
          </w:p>
          <w:p w14:paraId="347838B1" w14:textId="77777777" w:rsidR="00A623AB" w:rsidRPr="009D7BA7" w:rsidRDefault="00A623AB" w:rsidP="00E72F7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7BA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М.О. (бар болса)/</w:t>
            </w:r>
            <w:r w:rsidRPr="009D7BA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М.П. (при наличии)</w:t>
            </w:r>
          </w:p>
        </w:tc>
        <w:tc>
          <w:tcPr>
            <w:tcW w:w="4530" w:type="dxa"/>
          </w:tcPr>
          <w:p w14:paraId="0323B9DE" w14:textId="77777777" w:rsidR="00A623AB" w:rsidRPr="009C20D6" w:rsidRDefault="00A623AB" w:rsidP="00E72F79">
            <w:pPr>
              <w:spacing w:line="252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9C20D6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  <w:t xml:space="preserve">Басқарма </w:t>
            </w: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  <w:t>т</w:t>
            </w:r>
            <w:r w:rsidRPr="009C20D6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  <w:t xml:space="preserve">өрайымы / </w:t>
            </w:r>
          </w:p>
          <w:p w14:paraId="0C9E2BC7" w14:textId="77777777" w:rsidR="00A623AB" w:rsidRDefault="00A623AB" w:rsidP="00E72F79">
            <w:pPr>
              <w:spacing w:line="252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9C20D6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  <w:t>Председатель Правления</w:t>
            </w:r>
          </w:p>
          <w:p w14:paraId="2B0238A1" w14:textId="77777777" w:rsidR="00A623AB" w:rsidRPr="009D7BA7" w:rsidRDefault="00A623AB" w:rsidP="00E72F79">
            <w:pPr>
              <w:spacing w:line="252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val="kk-KZ" w:eastAsia="ru-RU"/>
              </w:rPr>
            </w:pPr>
          </w:p>
          <w:p w14:paraId="0F433FF7" w14:textId="77777777" w:rsidR="00A623AB" w:rsidRPr="009D7BA7" w:rsidRDefault="00A623AB" w:rsidP="00E72F79">
            <w:pPr>
              <w:spacing w:line="252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 w:eastAsia="ru-RU"/>
              </w:rPr>
            </w:pPr>
          </w:p>
          <w:p w14:paraId="21F995E6" w14:textId="77777777" w:rsidR="00A623AB" w:rsidRPr="009D7BA7" w:rsidRDefault="00A623AB" w:rsidP="00E72F79">
            <w:pPr>
              <w:spacing w:line="252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D7BA7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_____________________</w:t>
            </w:r>
            <w:r>
              <w:rPr>
                <w:b/>
                <w:sz w:val="24"/>
                <w:szCs w:val="24"/>
                <w:lang w:eastAsia="ru-RU"/>
              </w:rPr>
              <w:t xml:space="preserve"> </w:t>
            </w:r>
            <w:r w:rsidRPr="009C20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Г.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Құлқ</w:t>
            </w:r>
            <w:r w:rsidRPr="009C20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аева</w:t>
            </w:r>
          </w:p>
          <w:p w14:paraId="7EF86C5C" w14:textId="77777777" w:rsidR="00A623AB" w:rsidRPr="009D7BA7" w:rsidRDefault="00A623AB" w:rsidP="00E72F79">
            <w:pPr>
              <w:spacing w:line="252" w:lineRule="auto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9D7BA7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                 Қолы/ подпись</w:t>
            </w:r>
          </w:p>
          <w:p w14:paraId="1B61F8C7" w14:textId="77777777" w:rsidR="00A623AB" w:rsidRPr="009D7BA7" w:rsidRDefault="00A623AB" w:rsidP="00E72F79">
            <w:pPr>
              <w:spacing w:line="252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D7BA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М.О. (бар болса)/</w:t>
            </w:r>
            <w:r w:rsidRPr="009D7BA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М.П. (при наличии)</w:t>
            </w:r>
          </w:p>
        </w:tc>
      </w:tr>
    </w:tbl>
    <w:p w14:paraId="26279730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57DFD1E5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408426A4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28CB435C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18E3FBD6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7D410B4B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435B322F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1CA10B52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693BFEE3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3DAE29D9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5D884C70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50E94006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1F4A1021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775995AE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42D0304B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47D97F4B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7DF5361C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4329D685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37177A05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1AB0D328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0CA167FF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271F5989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78BAA393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2B223132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59C60921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1D591926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7E267854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24E33131" w14:textId="77777777" w:rsidR="00A623AB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3AE2F640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1063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851"/>
        <w:gridCol w:w="5103"/>
      </w:tblGrid>
      <w:tr w:rsidR="00A623AB" w:rsidRPr="00245765" w14:paraId="31EDA37E" w14:textId="77777777" w:rsidTr="00E72F79">
        <w:tc>
          <w:tcPr>
            <w:tcW w:w="4678" w:type="dxa"/>
          </w:tcPr>
          <w:p w14:paraId="300DB9BC" w14:textId="77777777" w:rsidR="00222D57" w:rsidRDefault="00222D57" w:rsidP="00222D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99B3BE3" w14:textId="77777777" w:rsidR="00222D57" w:rsidRDefault="00222D57" w:rsidP="00222D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22D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2023 ж.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</w:t>
            </w:r>
            <w:r w:rsidRPr="00222D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»</w:t>
            </w:r>
            <w:r w:rsidRPr="00222D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______ №___ </w:t>
            </w:r>
          </w:p>
          <w:p w14:paraId="73553E17" w14:textId="77777777" w:rsidR="00222D57" w:rsidRDefault="00222D57" w:rsidP="00222D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22D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ақылы қызмет көрсетуге арналған шарт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</w:t>
            </w:r>
            <w:r w:rsidRPr="00222D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283BF543" w14:textId="77777777" w:rsidR="00222D57" w:rsidRDefault="00222D57" w:rsidP="00222D5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22D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2023 ж.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222D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</w:t>
            </w:r>
            <w:r w:rsidRPr="00222D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  <w:r w:rsidRPr="00222D5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___________ </w:t>
            </w:r>
            <w:r w:rsidR="00A623AB">
              <w:rPr>
                <w:rFonts w:ascii="Times New Roman" w:hAnsi="Times New Roman" w:cs="Times New Roman"/>
                <w:sz w:val="24"/>
                <w:szCs w:val="24"/>
              </w:rPr>
              <w:t xml:space="preserve">№1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қосымша </w:t>
            </w:r>
            <w:proofErr w:type="spellStart"/>
            <w:r w:rsidR="00A623AB">
              <w:rPr>
                <w:rFonts w:ascii="Times New Roman" w:hAnsi="Times New Roman" w:cs="Times New Roman"/>
                <w:sz w:val="24"/>
                <w:szCs w:val="24"/>
              </w:rPr>
              <w:t>келісім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нің </w:t>
            </w:r>
            <w:r w:rsidR="00A623AB">
              <w:rPr>
                <w:rFonts w:ascii="Times New Roman" w:hAnsi="Times New Roman" w:cs="Times New Roman"/>
                <w:sz w:val="24"/>
                <w:szCs w:val="24"/>
              </w:rPr>
              <w:t xml:space="preserve"> №1</w:t>
            </w:r>
            <w:r w:rsidR="00A623AB" w:rsidRPr="00245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623AB" w:rsidRPr="00245765">
              <w:rPr>
                <w:rFonts w:ascii="Times New Roman" w:hAnsi="Times New Roman" w:cs="Times New Roman"/>
                <w:sz w:val="24"/>
                <w:szCs w:val="24"/>
              </w:rPr>
              <w:t>қосымш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асы</w:t>
            </w:r>
            <w:r w:rsidR="00A623AB" w:rsidRPr="00245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3CDD63" w14:textId="77777777" w:rsidR="00A623AB" w:rsidRPr="00245765" w:rsidRDefault="00A623AB" w:rsidP="00222D5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851" w:type="dxa"/>
          </w:tcPr>
          <w:p w14:paraId="7D05F4D4" w14:textId="77777777" w:rsidR="00A623AB" w:rsidRPr="00245765" w:rsidRDefault="00A623AB" w:rsidP="00E72F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5103" w:type="dxa"/>
          </w:tcPr>
          <w:p w14:paraId="688E6F5C" w14:textId="77777777" w:rsidR="00222D57" w:rsidRDefault="00222D57" w:rsidP="00E72F7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B53107D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№1</w:t>
            </w:r>
            <w:r w:rsidRPr="00245765">
              <w:rPr>
                <w:rFonts w:ascii="Times New Roman" w:hAnsi="Times New Roman" w:cs="Times New Roman"/>
                <w:sz w:val="24"/>
                <w:szCs w:val="24"/>
              </w:rPr>
              <w:t xml:space="preserve"> 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Дополнительному с</w:t>
            </w:r>
            <w:r w:rsidRPr="00245765">
              <w:rPr>
                <w:rFonts w:ascii="Times New Roman" w:hAnsi="Times New Roman" w:cs="Times New Roman"/>
                <w:sz w:val="24"/>
                <w:szCs w:val="24"/>
              </w:rPr>
              <w:t>оглашению №1</w:t>
            </w:r>
          </w:p>
          <w:p w14:paraId="7CAC4CBF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sz w:val="24"/>
                <w:szCs w:val="24"/>
              </w:rPr>
              <w:t xml:space="preserve"> от «____» ___________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245765">
              <w:rPr>
                <w:rFonts w:ascii="Times New Roman" w:hAnsi="Times New Roman" w:cs="Times New Roman"/>
                <w:sz w:val="24"/>
                <w:szCs w:val="24"/>
              </w:rPr>
              <w:t xml:space="preserve"> г. </w:t>
            </w:r>
          </w:p>
          <w:p w14:paraId="79092435" w14:textId="77777777" w:rsidR="00A623AB" w:rsidRPr="00245765" w:rsidRDefault="00A623AB" w:rsidP="00E72F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sz w:val="24"/>
                <w:szCs w:val="24"/>
              </w:rPr>
              <w:t>к договору на оказание платных услуг от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45765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 </w:t>
            </w:r>
            <w:r w:rsidRPr="0024576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245765">
              <w:rPr>
                <w:rFonts w:ascii="Times New Roman" w:hAnsi="Times New Roman" w:cs="Times New Roman"/>
                <w:sz w:val="24"/>
                <w:szCs w:val="24"/>
              </w:rPr>
              <w:t xml:space="preserve"> г.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  <w:p w14:paraId="6EBF09F3" w14:textId="77777777" w:rsidR="00A623AB" w:rsidRPr="00245765" w:rsidRDefault="00A623AB" w:rsidP="00E72F7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4140"/>
        <w:gridCol w:w="1310"/>
        <w:gridCol w:w="1793"/>
        <w:gridCol w:w="1806"/>
      </w:tblGrid>
      <w:tr w:rsidR="00A623AB" w:rsidRPr="00245765" w14:paraId="304A6860" w14:textId="77777777" w:rsidTr="00E72F79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A5E820" w14:textId="77777777" w:rsidR="00A623AB" w:rsidRPr="00245765" w:rsidRDefault="00A623AB" w:rsidP="00E72F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6D4CF" w14:textId="77777777" w:rsidR="00A623AB" w:rsidRPr="00245765" w:rsidRDefault="00A623AB" w:rsidP="00E72F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Жұмыстардың</w:t>
            </w:r>
            <w:proofErr w:type="spellEnd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қызметтердің</w:t>
            </w:r>
            <w:proofErr w:type="spellEnd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атауы</w:t>
            </w:r>
            <w:proofErr w:type="spellEnd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Наименование работ, услуг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0A73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Саны /</w:t>
            </w:r>
          </w:p>
          <w:p w14:paraId="18A0C45B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9A415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ҚҚС-мен бағасы, теңгемен /</w:t>
            </w:r>
          </w:p>
          <w:p w14:paraId="2338AF58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 в тенге с НДС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8428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ҚҚС-мен </w:t>
            </w:r>
            <w:proofErr w:type="spellStart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сомасы</w:t>
            </w:r>
            <w:proofErr w:type="spellEnd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теңгемен</w:t>
            </w:r>
            <w:proofErr w:type="spellEnd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</w:t>
            </w:r>
          </w:p>
          <w:p w14:paraId="5EF9CD6B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 в тенге с НДС</w:t>
            </w:r>
          </w:p>
        </w:tc>
      </w:tr>
      <w:tr w:rsidR="00A623AB" w:rsidRPr="00245765" w14:paraId="2A212104" w14:textId="77777777" w:rsidTr="00E72F79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2F0EF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1D44B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A286D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D95B8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8F8F" w14:textId="77777777" w:rsidR="00A623AB" w:rsidRPr="00245765" w:rsidRDefault="00A623AB" w:rsidP="00E72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623AB" w:rsidRPr="00245765" w14:paraId="67E5B0D6" w14:textId="77777777" w:rsidTr="00E72F79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C558B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A8D17" w14:textId="77777777" w:rsidR="00A623AB" w:rsidRPr="001F0CA3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36BCC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B2CAE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D233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3AB" w:rsidRPr="00245765" w14:paraId="10BE9922" w14:textId="77777777" w:rsidTr="00E72F79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DF86D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06303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335D7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56B72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7D54B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3AB" w:rsidRPr="00245765" w14:paraId="08C446FE" w14:textId="77777777" w:rsidTr="00E72F79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55CA1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F7DEF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ED9A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DF420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B5EE6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3AB" w:rsidRPr="00245765" w14:paraId="186D2D89" w14:textId="77777777" w:rsidTr="00E72F79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442E8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7A6CF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715A9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6D2A8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3DD7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3AB" w:rsidRPr="00245765" w14:paraId="4F20C805" w14:textId="77777777" w:rsidTr="00E72F79">
        <w:trPr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89EBD" w14:textId="77777777" w:rsidR="00A623AB" w:rsidRPr="00245765" w:rsidRDefault="00A623AB" w:rsidP="00E72F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E7474" w14:textId="77777777" w:rsidR="00A623AB" w:rsidRPr="00245765" w:rsidRDefault="00A623AB" w:rsidP="00E72F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Итого:</w:t>
            </w:r>
          </w:p>
          <w:p w14:paraId="45765E08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57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Жиыны</w:t>
            </w:r>
            <w:proofErr w:type="spellEnd"/>
            <w:r w:rsidRPr="0024576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3537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076CB" w14:textId="77777777" w:rsidR="00A623AB" w:rsidRPr="00245765" w:rsidRDefault="00A623AB" w:rsidP="00E72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0E3B" w14:textId="77777777" w:rsidR="00A623AB" w:rsidRPr="00245765" w:rsidRDefault="00A623AB" w:rsidP="00E72F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7A658CF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p w14:paraId="03A9D3BF" w14:textId="77777777" w:rsidR="00A623AB" w:rsidRPr="009D7BA7" w:rsidRDefault="00A623AB" w:rsidP="00A623AB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89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9"/>
        <w:gridCol w:w="3844"/>
      </w:tblGrid>
      <w:tr w:rsidR="00A623AB" w:rsidRPr="002F6277" w14:paraId="5C3ABE12" w14:textId="77777777" w:rsidTr="00E72F79">
        <w:trPr>
          <w:trHeight w:val="7009"/>
        </w:trPr>
        <w:tc>
          <w:tcPr>
            <w:tcW w:w="5089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252CF1FF" w14:textId="77777777" w:rsidR="00A623AB" w:rsidRPr="00392814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928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Орындаушы</w:t>
            </w:r>
            <w:proofErr w:type="spellEnd"/>
            <w:r w:rsidRPr="003928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/ Исполнитель</w:t>
            </w:r>
          </w:p>
          <w:p w14:paraId="484C9289" w14:textId="77777777" w:rsidR="00A623AB" w:rsidRPr="00592783" w:rsidRDefault="00A623AB" w:rsidP="00E72F79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Қазақстан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Республикасы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Денсаулық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сақтау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министрлігінің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«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Салидат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Қайырбекова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атындағы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Ұлттық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ғылыми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денсаулық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сақтауды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дамыту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орталығы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»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шаруашылық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жүргізу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құқығындағы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республикалық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мемлекеттік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кәсіпорны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/ </w:t>
            </w:r>
          </w:p>
          <w:p w14:paraId="3C9E75E0" w14:textId="77777777" w:rsidR="00A623AB" w:rsidRDefault="00A623AB" w:rsidP="00E72F79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Республиканское государственное предприятие на праве хозяйственного ведения «Национальный научный центр развития здравоохранения имени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Салидат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Каирбековой</w:t>
            </w:r>
            <w:proofErr w:type="spellEnd"/>
            <w:r w:rsidRPr="0059278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» Министерства здравоохранения Республики Казахстан</w:t>
            </w:r>
          </w:p>
          <w:p w14:paraId="261CDFA1" w14:textId="77777777" w:rsidR="00A623AB" w:rsidRPr="00392814" w:rsidRDefault="00A623AB" w:rsidP="00E72F79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3CBBE161" w14:textId="77777777" w:rsidR="00A623AB" w:rsidRPr="00392814" w:rsidRDefault="00A623AB" w:rsidP="00E72F7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28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Басқарма </w:t>
            </w:r>
            <w:r w:rsidR="00222D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т</w:t>
            </w:r>
            <w:r w:rsidRPr="003928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өрайымы / </w:t>
            </w:r>
          </w:p>
          <w:p w14:paraId="0EC2216E" w14:textId="77777777" w:rsidR="00A623AB" w:rsidRPr="00392814" w:rsidRDefault="00A623AB" w:rsidP="00E72F7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28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Председатель Правления</w:t>
            </w:r>
          </w:p>
          <w:p w14:paraId="48892E9C" w14:textId="77777777" w:rsidR="00A623AB" w:rsidRPr="00392814" w:rsidRDefault="00A623AB" w:rsidP="00E72F79">
            <w:pPr>
              <w:spacing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1CDF29C" w14:textId="77777777" w:rsidR="00A623AB" w:rsidRPr="00392814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28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___________________ Г. Құлқаева                                                                      </w:t>
            </w:r>
          </w:p>
          <w:p w14:paraId="64E11FA3" w14:textId="77777777" w:rsidR="00A623AB" w:rsidRPr="00A26CBB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9281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</w:t>
            </w:r>
            <w:r w:rsidRPr="00A26C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қолы/подпись</w:t>
            </w:r>
          </w:p>
          <w:p w14:paraId="2B87AFAB" w14:textId="77777777" w:rsidR="00A623AB" w:rsidRPr="00A26CBB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6C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</w:t>
            </w:r>
          </w:p>
        </w:tc>
        <w:tc>
          <w:tcPr>
            <w:tcW w:w="3844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0F6B0BD7" w14:textId="77777777" w:rsidR="00A623AB" w:rsidRPr="00A26CBB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26C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Өтініш</w:t>
            </w:r>
            <w:proofErr w:type="spellEnd"/>
            <w:r w:rsidRPr="00A26C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26C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беруші</w:t>
            </w:r>
            <w:proofErr w:type="spellEnd"/>
            <w:r w:rsidRPr="00A26C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/ Заявитель</w:t>
            </w:r>
          </w:p>
          <w:p w14:paraId="18B1ECFB" w14:textId="77777777" w:rsidR="00A623AB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CDD23A9" w14:textId="77777777" w:rsidR="00A623AB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AADF95D" w14:textId="77777777" w:rsidR="00A623AB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F443F14" w14:textId="77777777" w:rsidR="00A623AB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8349105" w14:textId="77777777" w:rsidR="00A623AB" w:rsidRDefault="00A623AB" w:rsidP="00E72F7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Б</w:t>
            </w:r>
            <w:r w:rsidRPr="002A66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асшысы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</w:p>
          <w:p w14:paraId="23AC53D8" w14:textId="77777777" w:rsidR="00A623AB" w:rsidRDefault="00A623AB" w:rsidP="00E72F7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A66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Руководител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ь </w:t>
            </w:r>
          </w:p>
          <w:p w14:paraId="251955F2" w14:textId="77777777" w:rsidR="00A623AB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802DB89" w14:textId="77777777" w:rsidR="00A623AB" w:rsidRPr="002A6658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A66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_______________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A66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.</w:t>
            </w:r>
            <w:r w:rsidRPr="002A66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            </w:t>
            </w:r>
          </w:p>
          <w:p w14:paraId="00AD0093" w14:textId="77777777" w:rsidR="00A623AB" w:rsidRPr="002A6658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26C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</w:t>
            </w:r>
            <w:r w:rsidRPr="002A665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қолы / подпись</w:t>
            </w:r>
          </w:p>
          <w:p w14:paraId="07FBA6CD" w14:textId="77777777" w:rsidR="00A623AB" w:rsidRPr="002A6658" w:rsidRDefault="00A623AB" w:rsidP="00E72F79">
            <w:pPr>
              <w:spacing w:after="200" w:line="25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49A9556" w14:textId="77777777" w:rsidR="00A623AB" w:rsidRPr="0078578A" w:rsidRDefault="00A623AB" w:rsidP="00A623AB">
      <w:pPr>
        <w:tabs>
          <w:tab w:val="left" w:pos="6510"/>
        </w:tabs>
        <w:rPr>
          <w:rFonts w:ascii="Times New Roman" w:hAnsi="Times New Roman" w:cs="Times New Roman"/>
          <w:sz w:val="24"/>
          <w:szCs w:val="24"/>
        </w:rPr>
      </w:pPr>
    </w:p>
    <w:sectPr w:rsidR="00A623AB" w:rsidRPr="0078578A" w:rsidSect="00245765">
      <w:headerReference w:type="even" r:id="rId7"/>
      <w:headerReference w:type="first" r:id="rId8"/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ADE60" w14:textId="77777777" w:rsidR="00F65346" w:rsidRDefault="00F65346" w:rsidP="008B4332">
      <w:pPr>
        <w:spacing w:after="0" w:line="240" w:lineRule="auto"/>
      </w:pPr>
      <w:r>
        <w:separator/>
      </w:r>
    </w:p>
  </w:endnote>
  <w:endnote w:type="continuationSeparator" w:id="0">
    <w:p w14:paraId="13D0C4E7" w14:textId="77777777" w:rsidR="00F65346" w:rsidRDefault="00F65346" w:rsidP="008B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84E8E" w14:textId="77777777" w:rsidR="00F65346" w:rsidRDefault="00F65346" w:rsidP="008B4332">
      <w:pPr>
        <w:spacing w:after="0" w:line="240" w:lineRule="auto"/>
      </w:pPr>
      <w:r>
        <w:separator/>
      </w:r>
    </w:p>
  </w:footnote>
  <w:footnote w:type="continuationSeparator" w:id="0">
    <w:p w14:paraId="4A746CD2" w14:textId="77777777" w:rsidR="00F65346" w:rsidRDefault="00F65346" w:rsidP="008B4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4CFE3" w14:textId="77777777" w:rsidR="00000000" w:rsidRDefault="00000000">
    <w:pPr>
      <w:pStyle w:val="a3"/>
    </w:pPr>
    <w:r>
      <w:rPr>
        <w:noProof/>
        <w:lang w:eastAsia="ru-RU"/>
      </w:rPr>
      <w:pict w14:anchorId="411DBD1D">
        <v:shapetype id="_x0000_t202" coordsize="21600,21600" o:spt="202" path="m,l,21600r21600,l21600,xe">
          <v:stroke joinstyle="miter"/>
          <v:path gradientshapeok="t" o:connecttype="rect"/>
        </v:shapetype>
        <v:shape id="Надпись 2" o:spid="_x0000_s1026" type="#_x0000_t202" alt="INTERNAL" style="position:absolute;margin-left:-37.55pt;margin-top:.05pt;width:34.95pt;height:34.95pt;z-index:251660288;visibility:visible;mso-wrap-style:none;mso-wrap-distance-left:0;mso-wrap-distance-right:0;mso-position-horizontal:right;mso-position-horizontal-relative:righ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" filled="f" stroked="f">
          <v:textbox style="mso-fit-shape-to-text:t" inset="0,0,5pt,0">
            <w:txbxContent>
              <w:p w14:paraId="154707F2" w14:textId="77777777" w:rsidR="00000000" w:rsidRPr="00995805" w:rsidRDefault="00A623AB">
                <w:pP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 w:rsidRPr="00995805"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>INTERNAL</w:t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2CA18" w14:textId="77777777" w:rsidR="00000000" w:rsidRDefault="00000000">
    <w:pPr>
      <w:pStyle w:val="a3"/>
    </w:pPr>
    <w:r>
      <w:rPr>
        <w:noProof/>
        <w:lang w:eastAsia="ru-RU"/>
      </w:rPr>
      <w:pict w14:anchorId="2CECD8D4">
        <v:shapetype id="_x0000_t202" coordsize="21600,21600" o:spt="202" path="m,l,21600r21600,l21600,xe">
          <v:stroke joinstyle="miter"/>
          <v:path gradientshapeok="t" o:connecttype="rect"/>
        </v:shapetype>
        <v:shape id="Надпись 1" o:spid="_x0000_s1025" type="#_x0000_t202" alt="INTERNAL" style="position:absolute;margin-left:-37.55pt;margin-top:.05pt;width:34.95pt;height:34.95pt;z-index:251659264;visibility:visible;mso-wrap-style:none;mso-wrap-distance-left:0;mso-wrap-distance-right:0;mso-position-horizontal:right;mso-position-horizontal-relative:righ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P+7Rrp8AgAArAQAAA4A&#10;AAAAAAAAAAAAAAAALgIAAGRycy9lMm9Eb2MueG1sUEsBAi0AFAAGAAgAAAAhAOGYItPaAAAAAwEA&#10;AA8AAAAAAAAAAAAAAAAA1gQAAGRycy9kb3ducmV2LnhtbFBLBQYAAAAABAAEAPMAAADdBQAAAAA=&#10;" filled="f" stroked="f">
          <v:textbox style="mso-fit-shape-to-text:t" inset="0,0,5pt,0">
            <w:txbxContent>
              <w:p w14:paraId="222DDD95" w14:textId="77777777" w:rsidR="00000000" w:rsidRPr="00995805" w:rsidRDefault="00A623AB">
                <w:pP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 w:rsidRPr="00995805"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>INTERNAL</w:t>
                </w:r>
              </w:p>
            </w:txbxContent>
          </v:textbox>
          <w10:wrap type="square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811F7"/>
    <w:multiLevelType w:val="hybridMultilevel"/>
    <w:tmpl w:val="8E76D62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836FE"/>
    <w:multiLevelType w:val="multilevel"/>
    <w:tmpl w:val="0F884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9076908">
    <w:abstractNumId w:val="1"/>
  </w:num>
  <w:num w:numId="2" w16cid:durableId="1645967104">
    <w:abstractNumId w:val="0"/>
  </w:num>
  <w:num w:numId="3" w16cid:durableId="21370256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Руслан Б. Жумагулов">
    <w15:presenceInfo w15:providerId="None" w15:userId="Руслан Б. Жумагуло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12F"/>
    <w:rsid w:val="000D712F"/>
    <w:rsid w:val="00222D57"/>
    <w:rsid w:val="002F6F85"/>
    <w:rsid w:val="00446995"/>
    <w:rsid w:val="004C6656"/>
    <w:rsid w:val="00642C57"/>
    <w:rsid w:val="00783981"/>
    <w:rsid w:val="007B34BD"/>
    <w:rsid w:val="008B4332"/>
    <w:rsid w:val="00A623AB"/>
    <w:rsid w:val="00A93A67"/>
    <w:rsid w:val="00F6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FBD4E5"/>
  <w15:docId w15:val="{DD3CD399-D428-46C3-B1FB-BC58829A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3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3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623AB"/>
  </w:style>
  <w:style w:type="table" w:styleId="a5">
    <w:name w:val="Table Grid"/>
    <w:basedOn w:val="a1"/>
    <w:uiPriority w:val="39"/>
    <w:rsid w:val="00A6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623A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Айым А. Скакова</dc:creator>
  <cp:lastModifiedBy>Акбота Т. Биназарова</cp:lastModifiedBy>
  <cp:revision>6</cp:revision>
  <dcterms:created xsi:type="dcterms:W3CDTF">2023-09-22T10:15:00Z</dcterms:created>
  <dcterms:modified xsi:type="dcterms:W3CDTF">2024-01-04T03:38:00Z</dcterms:modified>
</cp:coreProperties>
</file>